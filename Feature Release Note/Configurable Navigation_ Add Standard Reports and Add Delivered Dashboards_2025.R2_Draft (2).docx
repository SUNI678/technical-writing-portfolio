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C27BA" w14:textId="77777777" w:rsidR="000B477A" w:rsidRDefault="000B477A">
      <w:pPr>
        <w:jc w:val="center"/>
      </w:pPr>
    </w:p>
    <w:p w14:paraId="562CE455" w14:textId="77777777" w:rsidR="000B477A" w:rsidRDefault="003F25E7">
      <w:r>
        <w:rPr>
          <w:b/>
        </w:rPr>
        <w:t>Instructions:</w:t>
      </w:r>
    </w:p>
    <w:p w14:paraId="134081F3" w14:textId="77777777" w:rsidR="000B477A" w:rsidRDefault="003F25E7">
      <w:pPr>
        <w:numPr>
          <w:ilvl w:val="0"/>
          <w:numId w:val="1"/>
        </w:numPr>
      </w:pPr>
      <w:r>
        <w:t>Change the name of this template.</w:t>
      </w:r>
    </w:p>
    <w:p w14:paraId="2CC5FE6D" w14:textId="77777777" w:rsidR="000B477A" w:rsidRDefault="003F25E7">
      <w:pPr>
        <w:numPr>
          <w:ilvl w:val="0"/>
          <w:numId w:val="1"/>
        </w:numPr>
      </w:pPr>
      <w:r>
        <w:t xml:space="preserve">Move your updated </w:t>
      </w:r>
      <w:proofErr w:type="spellStart"/>
      <w:r>
        <w:t>GDoc</w:t>
      </w:r>
      <w:proofErr w:type="spellEnd"/>
      <w:r>
        <w:t xml:space="preserve"> to the appropriate </w:t>
      </w:r>
      <w:hyperlink r:id="rId7">
        <w:r>
          <w:rPr>
            <w:color w:val="1155CC"/>
            <w:u w:val="single"/>
          </w:rPr>
          <w:t>shared folder</w:t>
        </w:r>
      </w:hyperlink>
      <w:r>
        <w:t>.</w:t>
      </w:r>
    </w:p>
    <w:p w14:paraId="42BE6973" w14:textId="77777777" w:rsidR="000B477A" w:rsidRDefault="003F25E7">
      <w:pPr>
        <w:numPr>
          <w:ilvl w:val="1"/>
          <w:numId w:val="1"/>
        </w:numPr>
      </w:pPr>
      <w:r>
        <w:t xml:space="preserve">Select </w:t>
      </w:r>
      <w:r>
        <w:rPr>
          <w:b/>
        </w:rPr>
        <w:t>File</w:t>
      </w:r>
      <w:r>
        <w:t>.</w:t>
      </w:r>
    </w:p>
    <w:p w14:paraId="1DE0300E" w14:textId="77777777" w:rsidR="000B477A" w:rsidRDefault="003F25E7">
      <w:pPr>
        <w:numPr>
          <w:ilvl w:val="1"/>
          <w:numId w:val="1"/>
        </w:numPr>
      </w:pPr>
      <w:r>
        <w:t xml:space="preserve">Select </w:t>
      </w:r>
      <w:r>
        <w:rPr>
          <w:b/>
        </w:rPr>
        <w:t>Move</w:t>
      </w:r>
      <w:r>
        <w:t>.</w:t>
      </w:r>
    </w:p>
    <w:p w14:paraId="3CA0434E" w14:textId="77777777" w:rsidR="000B477A" w:rsidRDefault="003F25E7">
      <w:pPr>
        <w:numPr>
          <w:ilvl w:val="1"/>
          <w:numId w:val="1"/>
        </w:numPr>
      </w:pPr>
      <w:r>
        <w:t xml:space="preserve">Locate your product’s shared folder in </w:t>
      </w:r>
      <w:hyperlink r:id="rId8">
        <w:r>
          <w:rPr>
            <w:color w:val="1155CC"/>
            <w:u w:val="single"/>
          </w:rPr>
          <w:t>AG Reviews: Google Docs</w:t>
        </w:r>
      </w:hyperlink>
      <w:r>
        <w:rPr>
          <w:b/>
        </w:rPr>
        <w:t>.</w:t>
      </w:r>
    </w:p>
    <w:p w14:paraId="6B42E658" w14:textId="77777777" w:rsidR="000B477A" w:rsidRDefault="003F25E7">
      <w:pPr>
        <w:numPr>
          <w:ilvl w:val="0"/>
          <w:numId w:val="1"/>
        </w:numPr>
      </w:pPr>
      <w:r>
        <w:t>Complete the below table.</w:t>
      </w:r>
    </w:p>
    <w:p w14:paraId="008BA41A" w14:textId="77777777" w:rsidR="000B477A" w:rsidRDefault="003F25E7">
      <w:pPr>
        <w:numPr>
          <w:ilvl w:val="0"/>
          <w:numId w:val="1"/>
        </w:numPr>
      </w:pPr>
      <w:r>
        <w:t xml:space="preserve">When your draft is ready for review, share the </w:t>
      </w:r>
      <w:proofErr w:type="spellStart"/>
      <w:r>
        <w:t>GDoc</w:t>
      </w:r>
      <w:proofErr w:type="spellEnd"/>
      <w:r>
        <w:t xml:space="preserve"> with your reviewer by granting them </w:t>
      </w:r>
      <w:r>
        <w:rPr>
          <w:b/>
        </w:rPr>
        <w:t xml:space="preserve">Commenter </w:t>
      </w:r>
      <w:r>
        <w:t>access.</w:t>
      </w:r>
    </w:p>
    <w:p w14:paraId="08231CBE" w14:textId="77777777" w:rsidR="000B477A" w:rsidRDefault="003F25E7">
      <w:pPr>
        <w:numPr>
          <w:ilvl w:val="0"/>
          <w:numId w:val="1"/>
        </w:numPr>
      </w:pPr>
      <w:r>
        <w:t>When your review cycle completes, transfer the approved content into AEM.</w:t>
      </w:r>
    </w:p>
    <w:p w14:paraId="46124757" w14:textId="77777777" w:rsidR="000B477A" w:rsidRDefault="003F25E7">
      <w:pPr>
        <w:numPr>
          <w:ilvl w:val="0"/>
          <w:numId w:val="1"/>
        </w:numPr>
      </w:pPr>
      <w:r>
        <w:t>Add a link to the Google Doc in the Doc Jira.</w:t>
      </w:r>
    </w:p>
    <w:p w14:paraId="4647C14A" w14:textId="77777777" w:rsidR="000B477A" w:rsidRDefault="003F25E7">
      <w:pPr>
        <w:numPr>
          <w:ilvl w:val="0"/>
          <w:numId w:val="1"/>
        </w:numPr>
      </w:pPr>
      <w:r>
        <w:t xml:space="preserve">Include the Doc Jira number in your topic’s metadata </w:t>
      </w:r>
      <w:r>
        <w:rPr>
          <w:i/>
        </w:rPr>
        <w:t>AND</w:t>
      </w:r>
      <w:r>
        <w:t xml:space="preserve"> the </w:t>
      </w:r>
      <w:r>
        <w:rPr>
          <w:b/>
        </w:rPr>
        <w:t xml:space="preserve">Comments for the new version </w:t>
      </w:r>
      <w:r>
        <w:t>field in AEM.</w:t>
      </w:r>
    </w:p>
    <w:p w14:paraId="49CF0C99" w14:textId="77777777" w:rsidR="000B477A" w:rsidRDefault="000B477A"/>
    <w:p w14:paraId="272325D2" w14:textId="77777777" w:rsidR="000B477A" w:rsidRDefault="000B477A"/>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0B477A" w14:paraId="39175333" w14:textId="77777777">
        <w:tc>
          <w:tcPr>
            <w:tcW w:w="4680" w:type="dxa"/>
            <w:shd w:val="clear" w:color="auto" w:fill="auto"/>
            <w:tcMar>
              <w:top w:w="100" w:type="dxa"/>
              <w:left w:w="100" w:type="dxa"/>
              <w:bottom w:w="100" w:type="dxa"/>
              <w:right w:w="100" w:type="dxa"/>
            </w:tcMar>
          </w:tcPr>
          <w:p w14:paraId="0A6EB3C5" w14:textId="77777777" w:rsidR="000B477A" w:rsidRDefault="003F25E7">
            <w:pPr>
              <w:widowControl w:val="0"/>
              <w:pBdr>
                <w:top w:val="nil"/>
                <w:left w:val="nil"/>
                <w:bottom w:val="nil"/>
                <w:right w:val="nil"/>
                <w:between w:val="nil"/>
              </w:pBdr>
              <w:spacing w:line="240" w:lineRule="auto"/>
              <w:rPr>
                <w:b/>
              </w:rPr>
            </w:pPr>
            <w:r>
              <w:rPr>
                <w:b/>
              </w:rPr>
              <w:t>Epic JIRA</w:t>
            </w:r>
          </w:p>
        </w:tc>
        <w:tc>
          <w:tcPr>
            <w:tcW w:w="4680" w:type="dxa"/>
            <w:shd w:val="clear" w:color="auto" w:fill="auto"/>
            <w:tcMar>
              <w:top w:w="100" w:type="dxa"/>
              <w:left w:w="100" w:type="dxa"/>
              <w:bottom w:w="100" w:type="dxa"/>
              <w:right w:w="100" w:type="dxa"/>
            </w:tcMar>
          </w:tcPr>
          <w:p w14:paraId="53F3552C" w14:textId="77777777" w:rsidR="000B477A" w:rsidRDefault="003F25E7">
            <w:pPr>
              <w:widowControl w:val="0"/>
              <w:pBdr>
                <w:top w:val="nil"/>
                <w:left w:val="nil"/>
                <w:bottom w:val="nil"/>
                <w:right w:val="nil"/>
                <w:between w:val="nil"/>
              </w:pBdr>
              <w:spacing w:line="240" w:lineRule="auto"/>
            </w:pPr>
            <w:r>
              <w:t>UIPLATFORM-17435</w:t>
            </w:r>
          </w:p>
        </w:tc>
      </w:tr>
      <w:tr w:rsidR="000B477A" w14:paraId="64BD42BC" w14:textId="77777777">
        <w:tc>
          <w:tcPr>
            <w:tcW w:w="4680" w:type="dxa"/>
            <w:shd w:val="clear" w:color="auto" w:fill="auto"/>
            <w:tcMar>
              <w:top w:w="100" w:type="dxa"/>
              <w:left w:w="100" w:type="dxa"/>
              <w:bottom w:w="100" w:type="dxa"/>
              <w:right w:w="100" w:type="dxa"/>
            </w:tcMar>
          </w:tcPr>
          <w:p w14:paraId="4EDF99AD" w14:textId="77777777" w:rsidR="000B477A" w:rsidRDefault="003F25E7">
            <w:pPr>
              <w:widowControl w:val="0"/>
              <w:pBdr>
                <w:top w:val="nil"/>
                <w:left w:val="nil"/>
                <w:bottom w:val="nil"/>
                <w:right w:val="nil"/>
                <w:between w:val="nil"/>
              </w:pBdr>
              <w:spacing w:line="240" w:lineRule="auto"/>
              <w:rPr>
                <w:b/>
              </w:rPr>
            </w:pPr>
            <w:r>
              <w:rPr>
                <w:b/>
              </w:rPr>
              <w:t>Doc JIRA</w:t>
            </w:r>
          </w:p>
        </w:tc>
        <w:tc>
          <w:tcPr>
            <w:tcW w:w="4680" w:type="dxa"/>
            <w:shd w:val="clear" w:color="auto" w:fill="auto"/>
            <w:tcMar>
              <w:top w:w="100" w:type="dxa"/>
              <w:left w:w="100" w:type="dxa"/>
              <w:bottom w:w="100" w:type="dxa"/>
              <w:right w:w="100" w:type="dxa"/>
            </w:tcMar>
          </w:tcPr>
          <w:p w14:paraId="73176CFE" w14:textId="77777777" w:rsidR="000B477A" w:rsidRDefault="003F25E7">
            <w:pPr>
              <w:widowControl w:val="0"/>
              <w:pBdr>
                <w:top w:val="nil"/>
                <w:left w:val="nil"/>
                <w:bottom w:val="nil"/>
                <w:right w:val="nil"/>
                <w:between w:val="nil"/>
              </w:pBdr>
              <w:spacing w:line="240" w:lineRule="auto"/>
            </w:pPr>
            <w:hyperlink r:id="rId9">
              <w:r>
                <w:rPr>
                  <w:color w:val="1155CC"/>
                  <w:sz w:val="20"/>
                  <w:szCs w:val="20"/>
                  <w:u w:val="single"/>
                </w:rPr>
                <w:t>UIPLATFORM-18304</w:t>
              </w:r>
            </w:hyperlink>
          </w:p>
        </w:tc>
      </w:tr>
      <w:tr w:rsidR="000B477A" w14:paraId="33B2B984" w14:textId="77777777">
        <w:tc>
          <w:tcPr>
            <w:tcW w:w="4680" w:type="dxa"/>
            <w:shd w:val="clear" w:color="auto" w:fill="auto"/>
            <w:tcMar>
              <w:top w:w="100" w:type="dxa"/>
              <w:left w:w="100" w:type="dxa"/>
              <w:bottom w:w="100" w:type="dxa"/>
              <w:right w:w="100" w:type="dxa"/>
            </w:tcMar>
          </w:tcPr>
          <w:p w14:paraId="4BB606E1" w14:textId="77777777" w:rsidR="000B477A" w:rsidRDefault="003F25E7">
            <w:pPr>
              <w:widowControl w:val="0"/>
              <w:pBdr>
                <w:top w:val="nil"/>
                <w:left w:val="nil"/>
                <w:bottom w:val="nil"/>
                <w:right w:val="nil"/>
                <w:between w:val="nil"/>
              </w:pBdr>
              <w:spacing w:line="240" w:lineRule="auto"/>
              <w:rPr>
                <w:b/>
              </w:rPr>
            </w:pPr>
            <w:r>
              <w:rPr>
                <w:b/>
              </w:rPr>
              <w:t>RN JIRA</w:t>
            </w:r>
          </w:p>
        </w:tc>
        <w:tc>
          <w:tcPr>
            <w:tcW w:w="4680" w:type="dxa"/>
            <w:shd w:val="clear" w:color="auto" w:fill="auto"/>
            <w:tcMar>
              <w:top w:w="100" w:type="dxa"/>
              <w:left w:w="100" w:type="dxa"/>
              <w:bottom w:w="100" w:type="dxa"/>
              <w:right w:w="100" w:type="dxa"/>
            </w:tcMar>
          </w:tcPr>
          <w:p w14:paraId="2132C4C0" w14:textId="77777777" w:rsidR="000B477A" w:rsidRDefault="003F25E7">
            <w:pPr>
              <w:widowControl w:val="0"/>
              <w:pBdr>
                <w:top w:val="nil"/>
                <w:left w:val="nil"/>
                <w:bottom w:val="nil"/>
                <w:right w:val="nil"/>
                <w:between w:val="nil"/>
              </w:pBdr>
              <w:spacing w:line="240" w:lineRule="auto"/>
            </w:pPr>
            <w:r>
              <w:t>UIPLATFORM-17904</w:t>
            </w:r>
          </w:p>
        </w:tc>
      </w:tr>
      <w:tr w:rsidR="000B477A" w14:paraId="0BB14EFD" w14:textId="77777777">
        <w:tc>
          <w:tcPr>
            <w:tcW w:w="4680" w:type="dxa"/>
            <w:shd w:val="clear" w:color="auto" w:fill="auto"/>
            <w:tcMar>
              <w:top w:w="100" w:type="dxa"/>
              <w:left w:w="100" w:type="dxa"/>
              <w:bottom w:w="100" w:type="dxa"/>
              <w:right w:w="100" w:type="dxa"/>
            </w:tcMar>
          </w:tcPr>
          <w:p w14:paraId="6A83C688" w14:textId="77777777" w:rsidR="000B477A" w:rsidRDefault="003F25E7">
            <w:pPr>
              <w:widowControl w:val="0"/>
              <w:pBdr>
                <w:top w:val="nil"/>
                <w:left w:val="nil"/>
                <w:bottom w:val="nil"/>
                <w:right w:val="nil"/>
                <w:between w:val="nil"/>
              </w:pBdr>
              <w:spacing w:line="240" w:lineRule="auto"/>
              <w:rPr>
                <w:b/>
              </w:rPr>
            </w:pPr>
            <w:r>
              <w:rPr>
                <w:b/>
              </w:rPr>
              <w:t>No. of Topics</w:t>
            </w:r>
          </w:p>
        </w:tc>
        <w:tc>
          <w:tcPr>
            <w:tcW w:w="4680" w:type="dxa"/>
            <w:shd w:val="clear" w:color="auto" w:fill="auto"/>
            <w:tcMar>
              <w:top w:w="100" w:type="dxa"/>
              <w:left w:w="100" w:type="dxa"/>
              <w:bottom w:w="100" w:type="dxa"/>
              <w:right w:w="100" w:type="dxa"/>
            </w:tcMar>
          </w:tcPr>
          <w:p w14:paraId="5C64377B" w14:textId="77777777" w:rsidR="000B477A" w:rsidRDefault="003F25E7">
            <w:pPr>
              <w:widowControl w:val="0"/>
              <w:pBdr>
                <w:top w:val="nil"/>
                <w:left w:val="nil"/>
                <w:bottom w:val="nil"/>
                <w:right w:val="nil"/>
                <w:between w:val="nil"/>
              </w:pBdr>
              <w:spacing w:line="240" w:lineRule="auto"/>
              <w:rPr>
                <w:b/>
              </w:rPr>
            </w:pPr>
            <w:r>
              <w:t>X</w:t>
            </w:r>
            <w:r>
              <w:br/>
              <w:t xml:space="preserve">New: </w:t>
            </w:r>
            <w:r>
              <w:rPr>
                <w:b/>
              </w:rPr>
              <w:t>Steps: Customize Hub Navigation</w:t>
            </w:r>
            <w:r>
              <w:rPr>
                <w:b/>
              </w:rPr>
              <w:br/>
            </w:r>
          </w:p>
        </w:tc>
      </w:tr>
      <w:tr w:rsidR="000B477A" w14:paraId="75722C3D" w14:textId="77777777">
        <w:tc>
          <w:tcPr>
            <w:tcW w:w="4680" w:type="dxa"/>
            <w:shd w:val="clear" w:color="auto" w:fill="auto"/>
            <w:tcMar>
              <w:top w:w="100" w:type="dxa"/>
              <w:left w:w="100" w:type="dxa"/>
              <w:bottom w:w="100" w:type="dxa"/>
              <w:right w:w="100" w:type="dxa"/>
            </w:tcMar>
          </w:tcPr>
          <w:p w14:paraId="2C300991" w14:textId="77777777" w:rsidR="000B477A" w:rsidRDefault="003F25E7">
            <w:pPr>
              <w:widowControl w:val="0"/>
              <w:pBdr>
                <w:top w:val="nil"/>
                <w:left w:val="nil"/>
                <w:bottom w:val="nil"/>
                <w:right w:val="nil"/>
                <w:between w:val="nil"/>
              </w:pBdr>
              <w:spacing w:line="240" w:lineRule="auto"/>
              <w:rPr>
                <w:b/>
              </w:rPr>
            </w:pPr>
            <w:r>
              <w:rPr>
                <w:b/>
              </w:rPr>
              <w:t>New: Topic Name</w:t>
            </w:r>
          </w:p>
        </w:tc>
        <w:tc>
          <w:tcPr>
            <w:tcW w:w="4680" w:type="dxa"/>
            <w:shd w:val="clear" w:color="auto" w:fill="auto"/>
            <w:tcMar>
              <w:top w:w="100" w:type="dxa"/>
              <w:left w:w="100" w:type="dxa"/>
              <w:bottom w:w="100" w:type="dxa"/>
              <w:right w:w="100" w:type="dxa"/>
            </w:tcMar>
          </w:tcPr>
          <w:p w14:paraId="49EBC85B" w14:textId="77777777" w:rsidR="000B477A" w:rsidRDefault="003F25E7">
            <w:pPr>
              <w:widowControl w:val="0"/>
              <w:pBdr>
                <w:top w:val="nil"/>
                <w:left w:val="nil"/>
                <w:bottom w:val="nil"/>
                <w:right w:val="nil"/>
                <w:between w:val="nil"/>
              </w:pBdr>
              <w:spacing w:line="240" w:lineRule="auto"/>
            </w:pPr>
            <w:r>
              <w:t>Proposed path to the new topic.</w:t>
            </w:r>
          </w:p>
        </w:tc>
      </w:tr>
      <w:tr w:rsidR="000B477A" w14:paraId="430457F7" w14:textId="77777777">
        <w:tc>
          <w:tcPr>
            <w:tcW w:w="4680" w:type="dxa"/>
            <w:shd w:val="clear" w:color="auto" w:fill="auto"/>
            <w:tcMar>
              <w:top w:w="100" w:type="dxa"/>
              <w:left w:w="100" w:type="dxa"/>
              <w:bottom w:w="100" w:type="dxa"/>
              <w:right w:w="100" w:type="dxa"/>
            </w:tcMar>
          </w:tcPr>
          <w:p w14:paraId="3818108E" w14:textId="77777777" w:rsidR="000B477A" w:rsidRDefault="003F25E7">
            <w:pPr>
              <w:widowControl w:val="0"/>
              <w:pBdr>
                <w:top w:val="nil"/>
                <w:left w:val="nil"/>
                <w:bottom w:val="nil"/>
                <w:right w:val="nil"/>
                <w:between w:val="nil"/>
              </w:pBdr>
              <w:spacing w:line="240" w:lineRule="auto"/>
              <w:rPr>
                <w:b/>
              </w:rPr>
            </w:pPr>
            <w:r>
              <w:rPr>
                <w:b/>
              </w:rPr>
              <w:t>Existing: Topic name</w:t>
            </w:r>
          </w:p>
        </w:tc>
        <w:tc>
          <w:tcPr>
            <w:tcW w:w="4680" w:type="dxa"/>
            <w:shd w:val="clear" w:color="auto" w:fill="auto"/>
            <w:tcMar>
              <w:top w:w="100" w:type="dxa"/>
              <w:left w:w="100" w:type="dxa"/>
              <w:bottom w:w="100" w:type="dxa"/>
              <w:right w:w="100" w:type="dxa"/>
            </w:tcMar>
          </w:tcPr>
          <w:p w14:paraId="0E3FDCC0" w14:textId="77777777" w:rsidR="000B477A" w:rsidRDefault="003F25E7">
            <w:pPr>
              <w:widowControl w:val="0"/>
              <w:pBdr>
                <w:top w:val="nil"/>
                <w:left w:val="nil"/>
                <w:bottom w:val="nil"/>
                <w:right w:val="nil"/>
                <w:between w:val="nil"/>
              </w:pBdr>
              <w:spacing w:line="240" w:lineRule="auto"/>
            </w:pPr>
            <w:r>
              <w:t>Link to the published topic.</w:t>
            </w:r>
          </w:p>
        </w:tc>
      </w:tr>
      <w:tr w:rsidR="000B477A" w14:paraId="736311D7" w14:textId="77777777">
        <w:tc>
          <w:tcPr>
            <w:tcW w:w="4680" w:type="dxa"/>
            <w:shd w:val="clear" w:color="auto" w:fill="auto"/>
            <w:tcMar>
              <w:top w:w="100" w:type="dxa"/>
              <w:left w:w="100" w:type="dxa"/>
              <w:bottom w:w="100" w:type="dxa"/>
              <w:right w:w="100" w:type="dxa"/>
            </w:tcMar>
          </w:tcPr>
          <w:p w14:paraId="18AF6AA3" w14:textId="77777777" w:rsidR="000B477A" w:rsidRDefault="003F25E7">
            <w:pPr>
              <w:widowControl w:val="0"/>
              <w:pBdr>
                <w:top w:val="nil"/>
                <w:left w:val="nil"/>
                <w:bottom w:val="nil"/>
                <w:right w:val="nil"/>
                <w:between w:val="nil"/>
              </w:pBdr>
              <w:spacing w:line="240" w:lineRule="auto"/>
              <w:rPr>
                <w:b/>
              </w:rPr>
            </w:pPr>
            <w:r>
              <w:rPr>
                <w:b/>
              </w:rPr>
              <w:t>Status</w:t>
            </w:r>
          </w:p>
        </w:tc>
        <w:tc>
          <w:tcPr>
            <w:tcW w:w="4680" w:type="dxa"/>
            <w:shd w:val="clear" w:color="auto" w:fill="auto"/>
            <w:tcMar>
              <w:top w:w="100" w:type="dxa"/>
              <w:left w:w="100" w:type="dxa"/>
              <w:bottom w:w="100" w:type="dxa"/>
              <w:right w:w="100" w:type="dxa"/>
            </w:tcMar>
          </w:tcPr>
          <w:p w14:paraId="1C9AA2C5" w14:textId="77777777" w:rsidR="000B477A" w:rsidRDefault="003F25E7">
            <w:pPr>
              <w:widowControl w:val="0"/>
              <w:pBdr>
                <w:top w:val="nil"/>
                <w:left w:val="nil"/>
                <w:bottom w:val="nil"/>
                <w:right w:val="nil"/>
                <w:between w:val="nil"/>
              </w:pBdr>
              <w:spacing w:line="240" w:lineRule="auto"/>
            </w:pPr>
            <w:r>
              <w:t xml:space="preserve">In progress, </w:t>
            </w:r>
            <w:proofErr w:type="gramStart"/>
            <w:r>
              <w:t>Submitted</w:t>
            </w:r>
            <w:proofErr w:type="gramEnd"/>
            <w:r>
              <w:t xml:space="preserve"> for approval, Closed</w:t>
            </w:r>
          </w:p>
        </w:tc>
      </w:tr>
      <w:tr w:rsidR="000B477A" w14:paraId="7F4EEF4F" w14:textId="77777777">
        <w:tc>
          <w:tcPr>
            <w:tcW w:w="4680" w:type="dxa"/>
            <w:shd w:val="clear" w:color="auto" w:fill="auto"/>
            <w:tcMar>
              <w:top w:w="100" w:type="dxa"/>
              <w:left w:w="100" w:type="dxa"/>
              <w:bottom w:w="100" w:type="dxa"/>
              <w:right w:w="100" w:type="dxa"/>
            </w:tcMar>
          </w:tcPr>
          <w:p w14:paraId="3AB060BD" w14:textId="77777777" w:rsidR="000B477A" w:rsidRDefault="003F25E7">
            <w:pPr>
              <w:widowControl w:val="0"/>
              <w:pBdr>
                <w:top w:val="nil"/>
                <w:left w:val="nil"/>
                <w:bottom w:val="nil"/>
                <w:right w:val="nil"/>
                <w:between w:val="nil"/>
              </w:pBdr>
              <w:spacing w:line="240" w:lineRule="auto"/>
              <w:rPr>
                <w:b/>
              </w:rPr>
            </w:pPr>
            <w:r>
              <w:rPr>
                <w:b/>
              </w:rPr>
              <w:t>Reviewers</w:t>
            </w:r>
          </w:p>
        </w:tc>
        <w:tc>
          <w:tcPr>
            <w:tcW w:w="4680" w:type="dxa"/>
            <w:shd w:val="clear" w:color="auto" w:fill="auto"/>
            <w:tcMar>
              <w:top w:w="100" w:type="dxa"/>
              <w:left w:w="100" w:type="dxa"/>
              <w:bottom w:w="100" w:type="dxa"/>
              <w:right w:w="100" w:type="dxa"/>
            </w:tcMar>
          </w:tcPr>
          <w:p w14:paraId="1B7C016A" w14:textId="77777777" w:rsidR="000B477A" w:rsidRDefault="003F25E7">
            <w:pPr>
              <w:widowControl w:val="0"/>
              <w:pBdr>
                <w:top w:val="nil"/>
                <w:left w:val="nil"/>
                <w:bottom w:val="nil"/>
                <w:right w:val="nil"/>
                <w:between w:val="nil"/>
              </w:pBdr>
              <w:spacing w:line="240" w:lineRule="auto"/>
            </w:pPr>
            <w:hyperlink r:id="rId10">
              <w:r>
                <w:rPr>
                  <w:color w:val="0000EE"/>
                  <w:u w:val="single"/>
                </w:rPr>
                <w:t>Margarita Patio</w:t>
              </w:r>
            </w:hyperlink>
          </w:p>
        </w:tc>
      </w:tr>
    </w:tbl>
    <w:p w14:paraId="123FA58F" w14:textId="77777777" w:rsidR="000B477A" w:rsidRDefault="000B477A"/>
    <w:p w14:paraId="2EBF1C2B" w14:textId="77777777" w:rsidR="000B477A" w:rsidRDefault="003F25E7">
      <w:pPr>
        <w:pStyle w:val="Heading1"/>
        <w:rPr>
          <w:b/>
        </w:rPr>
      </w:pPr>
      <w:bookmarkStart w:id="0" w:name="_3ta9vek31qlo" w:colFirst="0" w:colLast="0"/>
      <w:bookmarkEnd w:id="0"/>
      <w:r>
        <w:t xml:space="preserve">Topic Title: </w:t>
      </w:r>
      <w:del w:id="1" w:author="Uyen Phan" w:date="2025-09-15T18:40:00Z">
        <w:r>
          <w:rPr>
            <w:b/>
          </w:rPr>
          <w:delText xml:space="preserve">Steps: </w:delText>
        </w:r>
      </w:del>
      <w:commentRangeStart w:id="2"/>
      <w:r>
        <w:rPr>
          <w:b/>
        </w:rPr>
        <w:t>Customize Hub Navigation</w:t>
      </w:r>
      <w:commentRangeEnd w:id="2"/>
      <w:r>
        <w:commentReference w:id="2"/>
      </w:r>
    </w:p>
    <w:p w14:paraId="74A86074" w14:textId="77777777" w:rsidR="000B477A" w:rsidRDefault="000B477A"/>
    <w:p w14:paraId="7A89433D" w14:textId="77777777" w:rsidR="000B477A" w:rsidRDefault="003F25E7">
      <w:pPr>
        <w:rPr>
          <w:b/>
        </w:rPr>
      </w:pPr>
      <w:commentRangeStart w:id="3"/>
      <w:r>
        <w:rPr>
          <w:b/>
        </w:rPr>
        <w:t>Context</w:t>
      </w:r>
      <w:commentRangeEnd w:id="3"/>
      <w:r>
        <w:commentReference w:id="3"/>
      </w:r>
    </w:p>
    <w:p w14:paraId="7EE57A29" w14:textId="77777777" w:rsidR="000B477A" w:rsidRDefault="003F25E7">
      <w:r>
        <w:t xml:space="preserve">You can customize </w:t>
      </w:r>
      <w:del w:id="4" w:author="Uyen Phan" w:date="2025-09-15T18:14:00Z">
        <w:r>
          <w:delText>the navigation experience within H</w:delText>
        </w:r>
      </w:del>
      <w:ins w:id="5" w:author="Uyen Phan" w:date="2025-09-15T18:14:00Z">
        <w:r>
          <w:t>h</w:t>
        </w:r>
      </w:ins>
      <w:r>
        <w:t>ubs by adding standard reports and Workday-delivered dashboards directly to a hub's navigation bar. You can also organize these items into new or existing navigation groups to optimize workflows and provide faster access to critical information.</w:t>
      </w:r>
    </w:p>
    <w:p w14:paraId="448C729A" w14:textId="77777777" w:rsidR="000B477A" w:rsidRDefault="000B477A"/>
    <w:p w14:paraId="5B155396" w14:textId="77777777" w:rsidR="000B477A" w:rsidRDefault="000B477A"/>
    <w:p w14:paraId="5C3492EF" w14:textId="77777777" w:rsidR="000B477A" w:rsidRDefault="003F25E7">
      <w:pPr>
        <w:rPr>
          <w:b/>
        </w:rPr>
      </w:pPr>
      <w:r>
        <w:rPr>
          <w:b/>
        </w:rPr>
        <w:t>Steps</w:t>
      </w:r>
    </w:p>
    <w:p w14:paraId="67F5B4D0" w14:textId="77777777" w:rsidR="000B477A" w:rsidRDefault="003F25E7">
      <w:pPr>
        <w:numPr>
          <w:ilvl w:val="0"/>
          <w:numId w:val="2"/>
        </w:numPr>
      </w:pPr>
      <w:r>
        <w:lastRenderedPageBreak/>
        <w:t xml:space="preserve">Access the </w:t>
      </w:r>
      <w:r>
        <w:rPr>
          <w:b/>
        </w:rPr>
        <w:t>Maintain Hubs</w:t>
      </w:r>
      <w:r>
        <w:t xml:space="preserve"> </w:t>
      </w:r>
      <w:del w:id="6" w:author="Uyen Phan" w:date="2025-09-15T21:19:00Z">
        <w:r>
          <w:delText>task</w:delText>
        </w:r>
      </w:del>
      <w:ins w:id="7" w:author="Uyen Phan" w:date="2025-09-15T21:19:00Z">
        <w:r>
          <w:t>report</w:t>
        </w:r>
      </w:ins>
      <w:r>
        <w:t>.</w:t>
      </w:r>
    </w:p>
    <w:p w14:paraId="58266F2B" w14:textId="77777777" w:rsidR="000B477A" w:rsidRDefault="003F25E7">
      <w:pPr>
        <w:widowControl w:val="0"/>
        <w:numPr>
          <w:ilvl w:val="0"/>
          <w:numId w:val="2"/>
        </w:numPr>
      </w:pPr>
      <w:del w:id="8" w:author="Uyen Phan" w:date="2025-09-15T18:16:00Z">
        <w:r>
          <w:delText>Select</w:delText>
        </w:r>
      </w:del>
      <w:ins w:id="9" w:author="Uyen Phan" w:date="2025-09-15T18:16:00Z">
        <w:r>
          <w:t>On</w:t>
        </w:r>
      </w:ins>
      <w:r>
        <w:t xml:space="preserve"> the hub you want to configure, </w:t>
      </w:r>
      <w:del w:id="10" w:author="Uyen Phan" w:date="2025-09-15T18:16:00Z">
        <w:r>
          <w:delText>click the</w:delText>
        </w:r>
      </w:del>
      <w:ins w:id="11" w:author="Uyen Phan" w:date="2025-09-15T18:16:00Z">
        <w:r>
          <w:t>select</w:t>
        </w:r>
      </w:ins>
      <w:r>
        <w:t xml:space="preserve"> </w:t>
      </w:r>
      <w:commentRangeStart w:id="12"/>
      <w:r>
        <w:rPr>
          <w:b/>
        </w:rPr>
        <w:t>Action</w:t>
      </w:r>
      <w:del w:id="13" w:author="Uyen Phan" w:date="2025-09-15T18:17:00Z">
        <w:r>
          <w:rPr>
            <w:b/>
          </w:rPr>
          <w:delText xml:space="preserve"> menu</w:delText>
        </w:r>
        <w:r>
          <w:delText xml:space="preserve"> and then select</w:delText>
        </w:r>
      </w:del>
      <w:ins w:id="14" w:author="Uyen Phan" w:date="2025-09-15T18:17:00Z">
        <w:r>
          <w:t xml:space="preserve"> &gt;</w:t>
        </w:r>
      </w:ins>
      <w:r>
        <w:t xml:space="preserve"> </w:t>
      </w:r>
      <w:r>
        <w:rPr>
          <w:b/>
        </w:rPr>
        <w:t>Customize Hub Navigation</w:t>
      </w:r>
      <w:commentRangeEnd w:id="12"/>
      <w:del w:id="15" w:author="Uyen Phan" w:date="2025-09-15T18:17:00Z">
        <w:r>
          <w:commentReference w:id="12"/>
        </w:r>
        <w:commentRangeStart w:id="16"/>
        <w:commentRangeStart w:id="17"/>
        <w:r>
          <w:rPr>
            <w:b/>
          </w:rPr>
          <w:delText xml:space="preserve"> </w:delText>
        </w:r>
        <w:r>
          <w:delText>task</w:delText>
        </w:r>
      </w:del>
      <w:commentRangeEnd w:id="16"/>
      <w:r>
        <w:commentReference w:id="16"/>
      </w:r>
      <w:commentRangeEnd w:id="17"/>
      <w:r>
        <w:commentReference w:id="17"/>
      </w:r>
      <w:r>
        <w:t xml:space="preserve">. </w:t>
      </w:r>
    </w:p>
    <w:p w14:paraId="5583BC21" w14:textId="77777777" w:rsidR="000B477A" w:rsidRDefault="003F25E7">
      <w:pPr>
        <w:numPr>
          <w:ilvl w:val="0"/>
          <w:numId w:val="2"/>
        </w:numPr>
      </w:pPr>
      <w:r>
        <w:t xml:space="preserve">Complete the task: </w:t>
      </w:r>
    </w:p>
    <w:p w14:paraId="39D53354" w14:textId="77777777" w:rsidR="000B477A" w:rsidRDefault="000B477A">
      <w:commentRangeStart w:id="18"/>
      <w:commentRangeStart w:id="19"/>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0B477A" w14:paraId="40174D28" w14:textId="77777777">
        <w:tc>
          <w:tcPr>
            <w:tcW w:w="4680" w:type="dxa"/>
            <w:shd w:val="clear" w:color="auto" w:fill="auto"/>
            <w:tcMar>
              <w:top w:w="100" w:type="dxa"/>
              <w:left w:w="100" w:type="dxa"/>
              <w:bottom w:w="100" w:type="dxa"/>
              <w:right w:w="100" w:type="dxa"/>
            </w:tcMar>
          </w:tcPr>
          <w:p w14:paraId="431EE23A" w14:textId="77777777" w:rsidR="000B477A" w:rsidRDefault="003F25E7">
            <w:pPr>
              <w:widowControl w:val="0"/>
              <w:spacing w:line="240" w:lineRule="auto"/>
              <w:rPr>
                <w:b/>
              </w:rPr>
            </w:pPr>
            <w:r>
              <w:rPr>
                <w:b/>
              </w:rPr>
              <w:t xml:space="preserve">Option </w:t>
            </w:r>
          </w:p>
        </w:tc>
        <w:tc>
          <w:tcPr>
            <w:tcW w:w="4680" w:type="dxa"/>
            <w:shd w:val="clear" w:color="auto" w:fill="auto"/>
            <w:tcMar>
              <w:top w:w="100" w:type="dxa"/>
              <w:left w:w="100" w:type="dxa"/>
              <w:bottom w:w="100" w:type="dxa"/>
              <w:right w:w="100" w:type="dxa"/>
            </w:tcMar>
          </w:tcPr>
          <w:p w14:paraId="12D99434" w14:textId="77777777" w:rsidR="000B477A" w:rsidRDefault="003F25E7">
            <w:pPr>
              <w:widowControl w:val="0"/>
              <w:spacing w:line="240" w:lineRule="auto"/>
              <w:rPr>
                <w:b/>
              </w:rPr>
            </w:pPr>
            <w:r>
              <w:rPr>
                <w:b/>
              </w:rPr>
              <w:t>Description</w:t>
            </w:r>
          </w:p>
        </w:tc>
      </w:tr>
      <w:tr w:rsidR="000B477A" w14:paraId="38E214A3" w14:textId="77777777">
        <w:tc>
          <w:tcPr>
            <w:tcW w:w="4680" w:type="dxa"/>
            <w:shd w:val="clear" w:color="auto" w:fill="auto"/>
            <w:tcMar>
              <w:top w:w="100" w:type="dxa"/>
              <w:left w:w="100" w:type="dxa"/>
              <w:bottom w:w="100" w:type="dxa"/>
              <w:right w:w="100" w:type="dxa"/>
            </w:tcMar>
          </w:tcPr>
          <w:p w14:paraId="58F7CF32" w14:textId="77777777" w:rsidR="000B477A" w:rsidRDefault="003F25E7">
            <w:pPr>
              <w:widowControl w:val="0"/>
              <w:spacing w:line="240" w:lineRule="auto"/>
            </w:pPr>
            <w:r>
              <w:t xml:space="preserve">Use Default-Setting </w:t>
            </w:r>
          </w:p>
        </w:tc>
        <w:tc>
          <w:tcPr>
            <w:tcW w:w="4680" w:type="dxa"/>
            <w:shd w:val="clear" w:color="auto" w:fill="auto"/>
            <w:tcMar>
              <w:top w:w="100" w:type="dxa"/>
              <w:left w:w="100" w:type="dxa"/>
              <w:bottom w:w="100" w:type="dxa"/>
              <w:right w:w="100" w:type="dxa"/>
            </w:tcMar>
          </w:tcPr>
          <w:p w14:paraId="35D49EEF" w14:textId="77777777" w:rsidR="000B477A" w:rsidRDefault="003F25E7">
            <w:pPr>
              <w:widowControl w:val="0"/>
              <w:spacing w:line="240" w:lineRule="auto"/>
            </w:pPr>
            <w:r>
              <w:t xml:space="preserve">Enable users to use Workday-delivered Hub Configuration with only override capabilities. </w:t>
            </w:r>
          </w:p>
        </w:tc>
      </w:tr>
      <w:tr w:rsidR="000B477A" w14:paraId="7286F9AA" w14:textId="77777777">
        <w:tc>
          <w:tcPr>
            <w:tcW w:w="4680" w:type="dxa"/>
            <w:shd w:val="clear" w:color="auto" w:fill="auto"/>
            <w:tcMar>
              <w:top w:w="100" w:type="dxa"/>
              <w:left w:w="100" w:type="dxa"/>
              <w:bottom w:w="100" w:type="dxa"/>
              <w:right w:w="100" w:type="dxa"/>
            </w:tcMar>
          </w:tcPr>
          <w:p w14:paraId="543E7493" w14:textId="77777777" w:rsidR="000B477A" w:rsidRDefault="003F25E7">
            <w:pPr>
              <w:widowControl w:val="0"/>
              <w:spacing w:line="240" w:lineRule="auto"/>
            </w:pPr>
            <w:r>
              <w:t>Configure</w:t>
            </w:r>
          </w:p>
        </w:tc>
        <w:tc>
          <w:tcPr>
            <w:tcW w:w="4680" w:type="dxa"/>
            <w:shd w:val="clear" w:color="auto" w:fill="auto"/>
            <w:tcMar>
              <w:top w:w="100" w:type="dxa"/>
              <w:left w:w="100" w:type="dxa"/>
              <w:bottom w:w="100" w:type="dxa"/>
              <w:right w:w="100" w:type="dxa"/>
            </w:tcMar>
          </w:tcPr>
          <w:p w14:paraId="7B0B108D" w14:textId="77777777" w:rsidR="000B477A" w:rsidRDefault="003F25E7">
            <w:pPr>
              <w:widowControl w:val="0"/>
              <w:spacing w:line="240" w:lineRule="auto"/>
            </w:pPr>
            <w:r>
              <w:t>Enables you to add, remove, and reorder navigation items.</w:t>
            </w:r>
          </w:p>
        </w:tc>
      </w:tr>
    </w:tbl>
    <w:commentRangeEnd w:id="18"/>
    <w:p w14:paraId="3F24E61E" w14:textId="77777777" w:rsidR="000B477A" w:rsidRDefault="003F25E7">
      <w:r>
        <w:commentReference w:id="18"/>
      </w:r>
      <w:commentRangeEnd w:id="19"/>
      <w:r>
        <w:commentReference w:id="19"/>
      </w:r>
    </w:p>
    <w:p w14:paraId="059CF461" w14:textId="77777777" w:rsidR="000B477A" w:rsidRDefault="003F25E7">
      <w:pPr>
        <w:numPr>
          <w:ilvl w:val="0"/>
          <w:numId w:val="2"/>
        </w:numPr>
      </w:pPr>
      <w:commentRangeStart w:id="20"/>
      <w:commentRangeStart w:id="21"/>
      <w:r>
        <w:t xml:space="preserve">Switch the hub from the default mode to the configurable mode. </w:t>
      </w:r>
      <w:commentRangeEnd w:id="20"/>
      <w:r>
        <w:commentReference w:id="20"/>
      </w:r>
      <w:commentRangeEnd w:id="21"/>
      <w:r>
        <w:commentReference w:id="21"/>
      </w:r>
    </w:p>
    <w:p w14:paraId="7157DACB" w14:textId="77777777" w:rsidR="000B477A" w:rsidRDefault="003F25E7">
      <w:pPr>
        <w:numPr>
          <w:ilvl w:val="0"/>
          <w:numId w:val="2"/>
        </w:numPr>
      </w:pPr>
      <w:r>
        <w:t>Add a row to add a new navigation item.</w:t>
      </w:r>
    </w:p>
    <w:p w14:paraId="5271885E" w14:textId="77777777" w:rsidR="000B477A" w:rsidRDefault="003F25E7">
      <w:pPr>
        <w:numPr>
          <w:ilvl w:val="0"/>
          <w:numId w:val="2"/>
        </w:numPr>
      </w:pPr>
      <w:commentRangeStart w:id="22"/>
      <w:r>
        <w:t>As you complete the task, consider:</w:t>
      </w:r>
      <w:commentRangeEnd w:id="22"/>
      <w:r>
        <w:commentReference w:id="22"/>
      </w: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0B477A" w14:paraId="018058D8" w14:textId="77777777">
        <w:tc>
          <w:tcPr>
            <w:tcW w:w="4680" w:type="dxa"/>
            <w:shd w:val="clear" w:color="auto" w:fill="auto"/>
            <w:tcMar>
              <w:top w:w="100" w:type="dxa"/>
              <w:left w:w="100" w:type="dxa"/>
              <w:bottom w:w="100" w:type="dxa"/>
              <w:right w:w="100" w:type="dxa"/>
            </w:tcMar>
          </w:tcPr>
          <w:p w14:paraId="68896A45" w14:textId="77777777" w:rsidR="000B477A" w:rsidRDefault="003F25E7">
            <w:pPr>
              <w:widowControl w:val="0"/>
              <w:spacing w:line="240" w:lineRule="auto"/>
              <w:rPr>
                <w:b/>
              </w:rPr>
            </w:pPr>
            <w:commentRangeStart w:id="23"/>
            <w:r>
              <w:rPr>
                <w:b/>
              </w:rPr>
              <w:t xml:space="preserve">Option </w:t>
            </w:r>
          </w:p>
        </w:tc>
        <w:tc>
          <w:tcPr>
            <w:tcW w:w="4680" w:type="dxa"/>
            <w:shd w:val="clear" w:color="auto" w:fill="auto"/>
            <w:tcMar>
              <w:top w:w="100" w:type="dxa"/>
              <w:left w:w="100" w:type="dxa"/>
              <w:bottom w:w="100" w:type="dxa"/>
              <w:right w:w="100" w:type="dxa"/>
            </w:tcMar>
          </w:tcPr>
          <w:p w14:paraId="7ABEB706" w14:textId="77777777" w:rsidR="000B477A" w:rsidRDefault="003F25E7">
            <w:pPr>
              <w:widowControl w:val="0"/>
              <w:spacing w:line="240" w:lineRule="auto"/>
              <w:rPr>
                <w:b/>
              </w:rPr>
            </w:pPr>
            <w:r>
              <w:t xml:space="preserve">  </w:t>
            </w:r>
            <w:r>
              <w:rPr>
                <w:b/>
              </w:rPr>
              <w:t xml:space="preserve"> Description</w:t>
            </w:r>
          </w:p>
        </w:tc>
      </w:tr>
      <w:tr w:rsidR="000B477A" w14:paraId="7BD470CA" w14:textId="77777777">
        <w:tc>
          <w:tcPr>
            <w:tcW w:w="4680" w:type="dxa"/>
            <w:shd w:val="clear" w:color="auto" w:fill="auto"/>
            <w:tcMar>
              <w:top w:w="100" w:type="dxa"/>
              <w:left w:w="100" w:type="dxa"/>
              <w:bottom w:w="100" w:type="dxa"/>
              <w:right w:w="100" w:type="dxa"/>
            </w:tcMar>
          </w:tcPr>
          <w:p w14:paraId="33DD0D18" w14:textId="77777777" w:rsidR="000B477A" w:rsidRDefault="003F25E7">
            <w:pPr>
              <w:widowControl w:val="0"/>
              <w:spacing w:line="240" w:lineRule="auto"/>
            </w:pPr>
            <w:r>
              <w:t xml:space="preserve">Name </w:t>
            </w:r>
          </w:p>
        </w:tc>
        <w:tc>
          <w:tcPr>
            <w:tcW w:w="4680" w:type="dxa"/>
            <w:shd w:val="clear" w:color="auto" w:fill="auto"/>
            <w:tcMar>
              <w:top w:w="100" w:type="dxa"/>
              <w:left w:w="100" w:type="dxa"/>
              <w:bottom w:w="100" w:type="dxa"/>
              <w:right w:w="100" w:type="dxa"/>
            </w:tcMar>
          </w:tcPr>
          <w:p w14:paraId="424C1528" w14:textId="77777777" w:rsidR="000B477A" w:rsidRDefault="003F25E7">
            <w:pPr>
              <w:widowControl w:val="0"/>
              <w:spacing w:line="240" w:lineRule="auto"/>
            </w:pPr>
            <w:r>
              <w:t xml:space="preserve">Enter the name of the navigation item you want to display in the hub. </w:t>
            </w:r>
          </w:p>
        </w:tc>
      </w:tr>
      <w:tr w:rsidR="000B477A" w14:paraId="3AF9E7ED" w14:textId="77777777">
        <w:tc>
          <w:tcPr>
            <w:tcW w:w="4680" w:type="dxa"/>
            <w:shd w:val="clear" w:color="auto" w:fill="auto"/>
            <w:tcMar>
              <w:top w:w="100" w:type="dxa"/>
              <w:left w:w="100" w:type="dxa"/>
              <w:bottom w:w="100" w:type="dxa"/>
              <w:right w:w="100" w:type="dxa"/>
            </w:tcMar>
          </w:tcPr>
          <w:p w14:paraId="1FF7E208" w14:textId="77777777" w:rsidR="000B477A" w:rsidRDefault="003F25E7">
            <w:pPr>
              <w:widowControl w:val="0"/>
              <w:spacing w:line="240" w:lineRule="auto"/>
            </w:pPr>
            <w:r>
              <w:t>Item</w:t>
            </w:r>
          </w:p>
        </w:tc>
        <w:tc>
          <w:tcPr>
            <w:tcW w:w="4680" w:type="dxa"/>
            <w:shd w:val="clear" w:color="auto" w:fill="auto"/>
            <w:tcMar>
              <w:top w:w="100" w:type="dxa"/>
              <w:left w:w="100" w:type="dxa"/>
              <w:bottom w:w="100" w:type="dxa"/>
              <w:right w:w="100" w:type="dxa"/>
            </w:tcMar>
          </w:tcPr>
          <w:p w14:paraId="03A70F12" w14:textId="77777777" w:rsidR="000B477A" w:rsidRDefault="003F25E7">
            <w:pPr>
              <w:widowControl w:val="0"/>
              <w:spacing w:line="240" w:lineRule="auto"/>
            </w:pPr>
            <w:r>
              <w:t xml:space="preserve">Select custom reports, custom dashboards, or Extend App to add as Hub navigation items. </w:t>
            </w:r>
          </w:p>
        </w:tc>
      </w:tr>
    </w:tbl>
    <w:p w14:paraId="20434664" w14:textId="77777777" w:rsidR="000B477A" w:rsidRDefault="000B477A"/>
    <w:p w14:paraId="4FF03541" w14:textId="77777777" w:rsidR="000B477A" w:rsidRDefault="003F25E7">
      <w:pPr>
        <w:numPr>
          <w:ilvl w:val="0"/>
          <w:numId w:val="2"/>
        </w:numPr>
      </w:pPr>
      <w:r>
        <w:t xml:space="preserve">Select either </w:t>
      </w:r>
      <w:r>
        <w:rPr>
          <w:b/>
        </w:rPr>
        <w:t>Add Standard Report</w:t>
      </w:r>
      <w:r>
        <w:t xml:space="preserve"> or </w:t>
      </w:r>
      <w:r>
        <w:rPr>
          <w:b/>
        </w:rPr>
        <w:t>Add Delivered Dashboard</w:t>
      </w:r>
      <w:r>
        <w:t>.</w:t>
      </w:r>
    </w:p>
    <w:p w14:paraId="4D37F107" w14:textId="77777777" w:rsidR="000B477A" w:rsidRDefault="003F25E7">
      <w:pPr>
        <w:numPr>
          <w:ilvl w:val="0"/>
          <w:numId w:val="2"/>
        </w:numPr>
      </w:pPr>
      <w:r>
        <w:t>Search for and select the report or dashboard you want to add.</w:t>
      </w:r>
      <w:commentRangeEnd w:id="23"/>
      <w:r>
        <w:commentReference w:id="23"/>
      </w:r>
    </w:p>
    <w:p w14:paraId="76268164" w14:textId="77777777" w:rsidR="000B477A" w:rsidRDefault="003F25E7">
      <w:pPr>
        <w:numPr>
          <w:ilvl w:val="0"/>
          <w:numId w:val="2"/>
        </w:numPr>
      </w:pPr>
      <w:r>
        <w:t>To organize navigation items, you can:</w:t>
      </w:r>
    </w:p>
    <w:p w14:paraId="3E3ED017" w14:textId="77777777" w:rsidR="000B477A" w:rsidRDefault="003F25E7">
      <w:pPr>
        <w:numPr>
          <w:ilvl w:val="0"/>
          <w:numId w:val="3"/>
        </w:numPr>
      </w:pPr>
      <w:commentRangeStart w:id="24"/>
      <w:r>
        <w:t xml:space="preserve">Create a new navigation group by clicking </w:t>
      </w:r>
      <w:r>
        <w:rPr>
          <w:b/>
        </w:rPr>
        <w:t>Add Navigation Group</w:t>
      </w:r>
      <w:r>
        <w:t>.</w:t>
      </w:r>
      <w:commentRangeEnd w:id="24"/>
      <w:r>
        <w:commentReference w:id="24"/>
      </w:r>
    </w:p>
    <w:p w14:paraId="0AC1D874" w14:textId="77777777" w:rsidR="000B477A" w:rsidRDefault="003F25E7">
      <w:pPr>
        <w:numPr>
          <w:ilvl w:val="0"/>
          <w:numId w:val="3"/>
        </w:numPr>
      </w:pPr>
      <w:commentRangeStart w:id="25"/>
      <w:r>
        <w:t>Add items to an existing navigation group by dragging and dropping them.</w:t>
      </w:r>
      <w:commentRangeEnd w:id="25"/>
      <w:r>
        <w:commentReference w:id="25"/>
      </w:r>
    </w:p>
    <w:p w14:paraId="4999824D" w14:textId="77777777" w:rsidR="000B477A" w:rsidRDefault="003F25E7">
      <w:pPr>
        <w:numPr>
          <w:ilvl w:val="0"/>
          <w:numId w:val="2"/>
        </w:numPr>
      </w:pPr>
      <w:r>
        <w:t xml:space="preserve">Click </w:t>
      </w:r>
      <w:r>
        <w:rPr>
          <w:b/>
        </w:rPr>
        <w:t>OK</w:t>
      </w:r>
      <w:r>
        <w:t xml:space="preserve"> to save your changes.</w:t>
      </w:r>
    </w:p>
    <w:p w14:paraId="2128AB9A" w14:textId="77777777" w:rsidR="000B477A" w:rsidRDefault="000B477A"/>
    <w:p w14:paraId="304BEE71" w14:textId="77777777" w:rsidR="000B477A" w:rsidRDefault="000B477A"/>
    <w:p w14:paraId="6C072111" w14:textId="77777777" w:rsidR="000B477A" w:rsidRDefault="000B477A"/>
    <w:p w14:paraId="688C75F8" w14:textId="77777777" w:rsidR="000B477A" w:rsidRDefault="003F25E7">
      <w:r>
        <w:t>New Reference link in Existing Topic: Steps: Set Up Dashboards and Landing Pages</w:t>
      </w:r>
    </w:p>
    <w:p w14:paraId="6F96A167" w14:textId="77777777" w:rsidR="000B477A" w:rsidRDefault="000B477A"/>
    <w:p w14:paraId="00BAE55B" w14:textId="77777777" w:rsidR="000B477A" w:rsidRDefault="003F25E7">
      <w:r>
        <w:t xml:space="preserve">Related Links: </w:t>
      </w:r>
    </w:p>
    <w:p w14:paraId="1CFD8E21" w14:textId="77777777" w:rsidR="000B477A" w:rsidRDefault="003F25E7">
      <w:pPr>
        <w:rPr>
          <w:b/>
        </w:rPr>
      </w:pPr>
      <w:r>
        <w:rPr>
          <w:b/>
        </w:rPr>
        <w:t>Steps: Customize Hub Navigation</w:t>
      </w:r>
    </w:p>
    <w:sectPr w:rsidR="000B477A">
      <w:headerReference w:type="default" r:id="rId14"/>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Uyen Phan" w:date="2025-09-15T18:40:00Z" w:initials="">
    <w:p w14:paraId="46425910" w14:textId="77777777" w:rsidR="000B477A" w:rsidRDefault="003F25E7">
      <w:pPr>
        <w:widowControl w:val="0"/>
        <w:pBdr>
          <w:top w:val="nil"/>
          <w:left w:val="nil"/>
          <w:bottom w:val="nil"/>
          <w:right w:val="nil"/>
          <w:between w:val="nil"/>
        </w:pBdr>
        <w:spacing w:line="240" w:lineRule="auto"/>
        <w:rPr>
          <w:color w:val="000000"/>
        </w:rPr>
      </w:pPr>
      <w:r>
        <w:rPr>
          <w:color w:val="000000"/>
        </w:rPr>
        <w:t>This isn't a superstep topic since we access only 1 report</w:t>
      </w:r>
    </w:p>
  </w:comment>
  <w:comment w:id="3" w:author="Uyen Phan" w:date="2025-09-15T18:40:00Z" w:initials="">
    <w:p w14:paraId="7A5F8E51" w14:textId="77777777" w:rsidR="000B477A" w:rsidRDefault="003F25E7">
      <w:pPr>
        <w:widowControl w:val="0"/>
        <w:pBdr>
          <w:top w:val="nil"/>
          <w:left w:val="nil"/>
          <w:bottom w:val="nil"/>
          <w:right w:val="nil"/>
          <w:between w:val="nil"/>
        </w:pBdr>
        <w:spacing w:line="240" w:lineRule="auto"/>
        <w:rPr>
          <w:color w:val="000000"/>
        </w:rPr>
      </w:pPr>
      <w:r>
        <w:rPr>
          <w:color w:val="000000"/>
        </w:rPr>
        <w:t>We need a Prerequisites section so that we can list the security for the task</w:t>
      </w:r>
    </w:p>
  </w:comment>
  <w:comment w:id="12" w:author="Uyen Phan" w:date="2025-09-15T18:17:00Z" w:initials="">
    <w:p w14:paraId="3EE3B74E" w14:textId="77777777" w:rsidR="000B477A" w:rsidRDefault="003F25E7">
      <w:pPr>
        <w:widowControl w:val="0"/>
        <w:pBdr>
          <w:top w:val="nil"/>
          <w:left w:val="nil"/>
          <w:bottom w:val="nil"/>
          <w:right w:val="nil"/>
          <w:between w:val="nil"/>
        </w:pBdr>
        <w:spacing w:line="240" w:lineRule="auto"/>
        <w:rPr>
          <w:color w:val="000000"/>
        </w:rPr>
      </w:pPr>
      <w:r>
        <w:rPr>
          <w:color w:val="000000"/>
        </w:rPr>
        <w:t>Use the &lt;menucascade&gt; tag</w:t>
      </w:r>
    </w:p>
    <w:p w14:paraId="40FC0B2B" w14:textId="77777777" w:rsidR="000B477A" w:rsidRDefault="003F25E7">
      <w:pPr>
        <w:widowControl w:val="0"/>
        <w:pBdr>
          <w:top w:val="nil"/>
          <w:left w:val="nil"/>
          <w:bottom w:val="nil"/>
          <w:right w:val="nil"/>
          <w:between w:val="nil"/>
        </w:pBdr>
        <w:spacing w:line="240" w:lineRule="auto"/>
        <w:rPr>
          <w:color w:val="000000"/>
        </w:rPr>
      </w:pPr>
      <w:r>
        <w:rPr>
          <w:color w:val="000000"/>
        </w:rPr>
        <w:t>&lt;menucascade&gt;Action &gt; Customize Hub Navigation&lt;/menucascade&gt;</w:t>
      </w:r>
    </w:p>
  </w:comment>
  <w:comment w:id="16" w:author="Sunita Sethi" w:date="2025-09-16T06:48:00Z" w:initials="">
    <w:p w14:paraId="204556AD" w14:textId="77777777" w:rsidR="000B477A" w:rsidRDefault="003F25E7">
      <w:pPr>
        <w:widowControl w:val="0"/>
        <w:pBdr>
          <w:top w:val="nil"/>
          <w:left w:val="nil"/>
          <w:bottom w:val="nil"/>
          <w:right w:val="nil"/>
          <w:between w:val="nil"/>
        </w:pBdr>
        <w:spacing w:line="240" w:lineRule="auto"/>
        <w:rPr>
          <w:color w:val="000000"/>
        </w:rPr>
      </w:pPr>
      <w:r>
        <w:rPr>
          <w:color w:val="000000"/>
        </w:rPr>
        <w:t>@uyen.phan@workday.com , I am not sure because recently when I published the release notes with maintain hubs report, PM suggested to convert into Task.</w:t>
      </w:r>
    </w:p>
  </w:comment>
  <w:comment w:id="17" w:author="Uyen Phan" w:date="2025-09-16T14:58:00Z" w:initials="">
    <w:p w14:paraId="1F1AED76" w14:textId="77777777" w:rsidR="000B477A" w:rsidRDefault="003F25E7">
      <w:pPr>
        <w:widowControl w:val="0"/>
        <w:pBdr>
          <w:top w:val="nil"/>
          <w:left w:val="nil"/>
          <w:bottom w:val="nil"/>
          <w:right w:val="nil"/>
          <w:between w:val="nil"/>
        </w:pBdr>
        <w:spacing w:line="240" w:lineRule="auto"/>
        <w:rPr>
          <w:color w:val="000000"/>
        </w:rPr>
      </w:pPr>
      <w:r>
        <w:rPr>
          <w:color w:val="000000"/>
        </w:rPr>
        <w:t>I've had this discussion w/ other writers, and we don't have a strict rule about it. Some writers have mentioned that certain reports are actually tasks. In the tenant, Maintain Hubs is listed as a report. We can call it a task here, but your initial instincts are correct too</w:t>
      </w:r>
    </w:p>
  </w:comment>
  <w:comment w:id="18" w:author="Sunita Sethi" w:date="2025-09-09T11:47:00Z" w:initials="">
    <w:p w14:paraId="67148DB3" w14:textId="77777777" w:rsidR="000B477A" w:rsidRDefault="003F25E7">
      <w:pPr>
        <w:widowControl w:val="0"/>
        <w:pBdr>
          <w:top w:val="nil"/>
          <w:left w:val="nil"/>
          <w:bottom w:val="nil"/>
          <w:right w:val="nil"/>
          <w:between w:val="nil"/>
        </w:pBdr>
        <w:spacing w:line="240" w:lineRule="auto"/>
        <w:rPr>
          <w:color w:val="000000"/>
        </w:rPr>
      </w:pPr>
      <w:r>
        <w:rPr>
          <w:color w:val="000000"/>
        </w:rPr>
        <w:t>@margarita.patio@workday.com, I added the 5th step here. Please let me know if it looks good to you. I will delete the old 5th steps once you confirm.</w:t>
      </w:r>
    </w:p>
  </w:comment>
  <w:comment w:id="19" w:author="Uyen Phan" w:date="2025-09-15T18:20:00Z" w:initials="">
    <w:p w14:paraId="1A8CF0F5" w14:textId="77777777" w:rsidR="000B477A" w:rsidRDefault="003F25E7">
      <w:pPr>
        <w:widowControl w:val="0"/>
        <w:pBdr>
          <w:top w:val="nil"/>
          <w:left w:val="nil"/>
          <w:bottom w:val="nil"/>
          <w:right w:val="nil"/>
          <w:between w:val="nil"/>
        </w:pBdr>
        <w:spacing w:line="240" w:lineRule="auto"/>
        <w:rPr>
          <w:color w:val="000000"/>
        </w:rPr>
      </w:pPr>
      <w:r>
        <w:rPr>
          <w:color w:val="000000"/>
        </w:rPr>
        <w:t>Hi! I don't think we need this step because it seems that customers don't take action here. If needed, we can include some of this information in the Context section. We can say something like:</w:t>
      </w:r>
    </w:p>
    <w:p w14:paraId="2C04B42E" w14:textId="77777777" w:rsidR="000B477A" w:rsidRDefault="003F25E7">
      <w:pPr>
        <w:widowControl w:val="0"/>
        <w:pBdr>
          <w:top w:val="nil"/>
          <w:left w:val="nil"/>
          <w:bottom w:val="nil"/>
          <w:right w:val="nil"/>
          <w:between w:val="nil"/>
        </w:pBdr>
        <w:spacing w:line="240" w:lineRule="auto"/>
        <w:rPr>
          <w:color w:val="000000"/>
        </w:rPr>
      </w:pPr>
      <w:r>
        <w:rPr>
          <w:color w:val="000000"/>
        </w:rPr>
        <w:t>Workday provides default settings for each hub, but you can configure them to add, remove, and reorder navigation items.</w:t>
      </w:r>
    </w:p>
  </w:comment>
  <w:comment w:id="20" w:author="Uyen Phan" w:date="2025-09-15T18:23:00Z" w:initials="">
    <w:p w14:paraId="4B8125FF" w14:textId="77777777" w:rsidR="000B477A" w:rsidRDefault="003F25E7">
      <w:pPr>
        <w:widowControl w:val="0"/>
        <w:pBdr>
          <w:top w:val="nil"/>
          <w:left w:val="nil"/>
          <w:bottom w:val="nil"/>
          <w:right w:val="nil"/>
          <w:between w:val="nil"/>
        </w:pBdr>
        <w:spacing w:line="240" w:lineRule="auto"/>
        <w:rPr>
          <w:color w:val="000000"/>
        </w:rPr>
      </w:pPr>
      <w:r>
        <w:rPr>
          <w:color w:val="000000"/>
        </w:rPr>
        <w:t>We need to provide more navigation here. Is this correct?</w:t>
      </w:r>
    </w:p>
    <w:p w14:paraId="349B86F2" w14:textId="77777777" w:rsidR="000B477A" w:rsidRDefault="003F25E7">
      <w:pPr>
        <w:widowControl w:val="0"/>
        <w:pBdr>
          <w:top w:val="nil"/>
          <w:left w:val="nil"/>
          <w:bottom w:val="nil"/>
          <w:right w:val="nil"/>
          <w:between w:val="nil"/>
        </w:pBdr>
        <w:spacing w:line="240" w:lineRule="auto"/>
        <w:rPr>
          <w:color w:val="000000"/>
        </w:rPr>
      </w:pPr>
      <w:r>
        <w:rPr>
          <w:color w:val="000000"/>
        </w:rPr>
        <w:t>&lt;step&gt;Click Edit.</w:t>
      </w:r>
    </w:p>
    <w:p w14:paraId="4D94CD8D" w14:textId="77777777" w:rsidR="000B477A" w:rsidRDefault="003F25E7">
      <w:pPr>
        <w:widowControl w:val="0"/>
        <w:pBdr>
          <w:top w:val="nil"/>
          <w:left w:val="nil"/>
          <w:bottom w:val="nil"/>
          <w:right w:val="nil"/>
          <w:between w:val="nil"/>
        </w:pBdr>
        <w:spacing w:line="240" w:lineRule="auto"/>
        <w:rPr>
          <w:color w:val="000000"/>
        </w:rPr>
      </w:pPr>
      <w:r>
        <w:rPr>
          <w:color w:val="000000"/>
        </w:rPr>
        <w:t>&lt;step&gt;Select Configurable.</w:t>
      </w:r>
    </w:p>
    <w:p w14:paraId="609E79AE" w14:textId="77777777" w:rsidR="000B477A" w:rsidRDefault="003F25E7">
      <w:pPr>
        <w:widowControl w:val="0"/>
        <w:pBdr>
          <w:top w:val="nil"/>
          <w:left w:val="nil"/>
          <w:bottom w:val="nil"/>
          <w:right w:val="nil"/>
          <w:between w:val="nil"/>
        </w:pBdr>
        <w:spacing w:line="240" w:lineRule="auto"/>
        <w:rPr>
          <w:color w:val="000000"/>
        </w:rPr>
      </w:pPr>
      <w:r>
        <w:rPr>
          <w:color w:val="000000"/>
        </w:rPr>
        <w:t>&lt;step&gt; Add a row for each new navigation item.</w:t>
      </w:r>
    </w:p>
  </w:comment>
  <w:comment w:id="21" w:author="Sunita Sethi" w:date="2025-09-16T06:47:00Z" w:initials="">
    <w:p w14:paraId="3AAEF1C9" w14:textId="77777777" w:rsidR="000B477A" w:rsidRDefault="003F25E7">
      <w:pPr>
        <w:widowControl w:val="0"/>
        <w:pBdr>
          <w:top w:val="nil"/>
          <w:left w:val="nil"/>
          <w:bottom w:val="nil"/>
          <w:right w:val="nil"/>
          <w:between w:val="nil"/>
        </w:pBdr>
        <w:spacing w:line="240" w:lineRule="auto"/>
        <w:rPr>
          <w:color w:val="000000"/>
        </w:rPr>
      </w:pPr>
      <w:r>
        <w:rPr>
          <w:color w:val="000000"/>
        </w:rPr>
        <w:t>@uyen.phan@workday.com .That's correct</w:t>
      </w:r>
    </w:p>
  </w:comment>
  <w:comment w:id="22" w:author="Uyen Phan" w:date="2025-09-15T22:12:00Z" w:initials="">
    <w:p w14:paraId="647E833C" w14:textId="77777777" w:rsidR="000B477A" w:rsidRDefault="003F25E7">
      <w:pPr>
        <w:widowControl w:val="0"/>
        <w:pBdr>
          <w:top w:val="nil"/>
          <w:left w:val="nil"/>
          <w:bottom w:val="nil"/>
          <w:right w:val="nil"/>
          <w:between w:val="nil"/>
        </w:pBdr>
        <w:spacing w:line="240" w:lineRule="auto"/>
        <w:rPr>
          <w:color w:val="000000"/>
        </w:rPr>
      </w:pPr>
      <w:r>
        <w:rPr>
          <w:color w:val="000000"/>
        </w:rPr>
        <w:t>It looks like customers have more than 1 option after they add a row. </w:t>
      </w:r>
    </w:p>
    <w:p w14:paraId="647D7F1E" w14:textId="77777777" w:rsidR="000B477A" w:rsidRDefault="003F25E7">
      <w:pPr>
        <w:widowControl w:val="0"/>
        <w:pBdr>
          <w:top w:val="nil"/>
          <w:left w:val="nil"/>
          <w:bottom w:val="nil"/>
          <w:right w:val="nil"/>
          <w:between w:val="nil"/>
        </w:pBdr>
        <w:spacing w:line="240" w:lineRule="auto"/>
        <w:rPr>
          <w:color w:val="000000"/>
        </w:rPr>
      </w:pPr>
      <w:r>
        <w:rPr>
          <w:color w:val="000000"/>
        </w:rPr>
        <w:t>1. They can simply add an existing navigation item by selecting the item from the Navigation Item prompt.</w:t>
      </w:r>
    </w:p>
    <w:p w14:paraId="3D82986F" w14:textId="77777777" w:rsidR="000B477A" w:rsidRDefault="003F25E7">
      <w:pPr>
        <w:widowControl w:val="0"/>
        <w:pBdr>
          <w:top w:val="nil"/>
          <w:left w:val="nil"/>
          <w:bottom w:val="nil"/>
          <w:right w:val="nil"/>
          <w:between w:val="nil"/>
        </w:pBdr>
        <w:spacing w:line="240" w:lineRule="auto"/>
        <w:rPr>
          <w:color w:val="000000"/>
        </w:rPr>
      </w:pPr>
      <w:r>
        <w:rPr>
          <w:color w:val="000000"/>
        </w:rPr>
        <w:t>2. They can create a new navigation group or a new navigation item action.</w:t>
      </w:r>
    </w:p>
    <w:p w14:paraId="561EC1CD" w14:textId="77777777" w:rsidR="000B477A" w:rsidRDefault="000B477A">
      <w:pPr>
        <w:widowControl w:val="0"/>
        <w:pBdr>
          <w:top w:val="nil"/>
          <w:left w:val="nil"/>
          <w:bottom w:val="nil"/>
          <w:right w:val="nil"/>
          <w:between w:val="nil"/>
        </w:pBdr>
        <w:spacing w:line="240" w:lineRule="auto"/>
        <w:rPr>
          <w:color w:val="000000"/>
        </w:rPr>
      </w:pPr>
    </w:p>
    <w:p w14:paraId="74FDA964" w14:textId="77777777" w:rsidR="000B477A" w:rsidRDefault="003F25E7">
      <w:pPr>
        <w:widowControl w:val="0"/>
        <w:pBdr>
          <w:top w:val="nil"/>
          <w:left w:val="nil"/>
          <w:bottom w:val="nil"/>
          <w:right w:val="nil"/>
          <w:between w:val="nil"/>
        </w:pBdr>
        <w:spacing w:line="240" w:lineRule="auto"/>
        <w:rPr>
          <w:color w:val="000000"/>
        </w:rPr>
      </w:pPr>
      <w:r>
        <w:rPr>
          <w:color w:val="000000"/>
        </w:rPr>
        <w:t>The directions we provide appear to describe the process for creating a new navigation group or a new navigation item action, but we seem to skip some steps needed to reach the Name and Item options. See the other GDoc for edits.</w:t>
      </w:r>
    </w:p>
  </w:comment>
  <w:comment w:id="23" w:author="Uyen Phan" w:date="2025-09-15T22:13:00Z" w:initials="">
    <w:p w14:paraId="42584BF4" w14:textId="77777777" w:rsidR="000B477A" w:rsidRDefault="003F25E7">
      <w:pPr>
        <w:widowControl w:val="0"/>
        <w:pBdr>
          <w:top w:val="nil"/>
          <w:left w:val="nil"/>
          <w:bottom w:val="nil"/>
          <w:right w:val="nil"/>
          <w:between w:val="nil"/>
        </w:pBdr>
        <w:spacing w:line="240" w:lineRule="auto"/>
        <w:rPr>
          <w:color w:val="000000"/>
        </w:rPr>
      </w:pPr>
      <w:r>
        <w:rPr>
          <w:color w:val="000000"/>
        </w:rPr>
        <w:t>This seems self-evident to me. The options seem clear in the tenant. Are customers having problems with these steps? Is there a specific pain point we need to address? I don't think we need this information, but please see the other GDoc.</w:t>
      </w:r>
    </w:p>
  </w:comment>
  <w:comment w:id="24" w:author="Uyen Phan" w:date="2025-09-15T22:19:00Z" w:initials="">
    <w:p w14:paraId="50669566" w14:textId="77777777" w:rsidR="000B477A" w:rsidRDefault="003F25E7">
      <w:pPr>
        <w:widowControl w:val="0"/>
        <w:pBdr>
          <w:top w:val="nil"/>
          <w:left w:val="nil"/>
          <w:bottom w:val="nil"/>
          <w:right w:val="nil"/>
          <w:between w:val="nil"/>
        </w:pBdr>
        <w:spacing w:line="240" w:lineRule="auto"/>
        <w:rPr>
          <w:color w:val="000000"/>
        </w:rPr>
      </w:pPr>
      <w:r>
        <w:rPr>
          <w:color w:val="000000"/>
        </w:rPr>
        <w:t>I don't think we need this because we can address it by describing available actions from the Navigation Item prompt. Suggest deleting. See other GDoc for edits</w:t>
      </w:r>
    </w:p>
  </w:comment>
  <w:comment w:id="25" w:author="Uyen Phan" w:date="2025-09-15T22:19:00Z" w:initials="">
    <w:p w14:paraId="0A7E4805" w14:textId="77777777" w:rsidR="000B477A" w:rsidRDefault="003F25E7">
      <w:pPr>
        <w:widowControl w:val="0"/>
        <w:pBdr>
          <w:top w:val="nil"/>
          <w:left w:val="nil"/>
          <w:bottom w:val="nil"/>
          <w:right w:val="nil"/>
          <w:between w:val="nil"/>
        </w:pBdr>
        <w:spacing w:line="240" w:lineRule="auto"/>
        <w:rPr>
          <w:color w:val="000000"/>
        </w:rPr>
      </w:pPr>
      <w:r>
        <w:rPr>
          <w:color w:val="000000"/>
        </w:rPr>
        <w:t>I wasn't able to do this or very this action. If you want to send me screenshots or a screencast of these actions, I can try to see how to incorporate this info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6425910" w15:done="0"/>
  <w15:commentEx w15:paraId="7A5F8E51" w15:done="0"/>
  <w15:commentEx w15:paraId="40FC0B2B" w15:done="0"/>
  <w15:commentEx w15:paraId="204556AD" w15:done="0"/>
  <w15:commentEx w15:paraId="1F1AED76" w15:done="0"/>
  <w15:commentEx w15:paraId="67148DB3" w15:done="0"/>
  <w15:commentEx w15:paraId="2C04B42E" w15:done="0"/>
  <w15:commentEx w15:paraId="609E79AE" w15:done="0"/>
  <w15:commentEx w15:paraId="3AAEF1C9" w15:done="0"/>
  <w15:commentEx w15:paraId="74FDA964" w15:done="0"/>
  <w15:commentEx w15:paraId="42584BF4" w15:done="0"/>
  <w15:commentEx w15:paraId="50669566" w15:done="0"/>
  <w15:commentEx w15:paraId="0A7E480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6425910" w16cid:durableId="3A315439"/>
  <w16cid:commentId w16cid:paraId="7A5F8E51" w16cid:durableId="1EC98388"/>
  <w16cid:commentId w16cid:paraId="40FC0B2B" w16cid:durableId="3F3F48E1"/>
  <w16cid:commentId w16cid:paraId="204556AD" w16cid:durableId="6BFEFF73"/>
  <w16cid:commentId w16cid:paraId="1F1AED76" w16cid:durableId="07CB57A6"/>
  <w16cid:commentId w16cid:paraId="67148DB3" w16cid:durableId="36E8CC30"/>
  <w16cid:commentId w16cid:paraId="2C04B42E" w16cid:durableId="117CBA0A"/>
  <w16cid:commentId w16cid:paraId="609E79AE" w16cid:durableId="029DB888"/>
  <w16cid:commentId w16cid:paraId="3AAEF1C9" w16cid:durableId="657A5C8D"/>
  <w16cid:commentId w16cid:paraId="74FDA964" w16cid:durableId="4D9606E0"/>
  <w16cid:commentId w16cid:paraId="42584BF4" w16cid:durableId="488503E4"/>
  <w16cid:commentId w16cid:paraId="50669566" w16cid:durableId="2B820C66"/>
  <w16cid:commentId w16cid:paraId="0A7E4805" w16cid:durableId="2841A24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0021A" w14:textId="77777777" w:rsidR="003F25E7" w:rsidRDefault="003F25E7">
      <w:pPr>
        <w:spacing w:line="240" w:lineRule="auto"/>
      </w:pPr>
      <w:r>
        <w:separator/>
      </w:r>
    </w:p>
  </w:endnote>
  <w:endnote w:type="continuationSeparator" w:id="0">
    <w:p w14:paraId="224F0E67" w14:textId="77777777" w:rsidR="003F25E7" w:rsidRDefault="003F25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3ACAA" w14:textId="77777777" w:rsidR="003F25E7" w:rsidRDefault="003F25E7">
      <w:pPr>
        <w:spacing w:line="240" w:lineRule="auto"/>
      </w:pPr>
      <w:r>
        <w:separator/>
      </w:r>
    </w:p>
  </w:footnote>
  <w:footnote w:type="continuationSeparator" w:id="0">
    <w:p w14:paraId="526924F3" w14:textId="77777777" w:rsidR="003F25E7" w:rsidRDefault="003F25E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8EBDC" w14:textId="77777777" w:rsidR="000B477A" w:rsidRDefault="003F25E7">
    <w:pPr>
      <w:jc w:val="center"/>
    </w:pPr>
    <w:r>
      <w:rPr>
        <w:b/>
        <w:color w:val="CC0000"/>
      </w:rPr>
      <w:pict w14:anchorId="31D07B7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style="position:absolute;left:0;text-align:left;margin-left:0;margin-top:0;width:596.25pt;height:65.6pt;rotation:315;z-index:-251658752;mso-position-horizontal:center;mso-position-horizontal-relative:margin;mso-position-vertical:center;mso-position-vertical-relative:margin" fillcolor="#e8eaed" stroked="f">
          <v:textpath style="font-family:&quot;&amp;quot&quot;;font-size:1pt" string="Draft: Internal Use Only"/>
          <w10:wrap anchorx="margin" anchory="margin"/>
        </v:shape>
      </w:pict>
    </w:r>
    <w:r>
      <w:rPr>
        <w:b/>
        <w:color w:val="CC0000"/>
      </w:rPr>
      <w:t>INTERNAL - DO NOT DISTRIBUTE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13D67"/>
    <w:multiLevelType w:val="multilevel"/>
    <w:tmpl w:val="B0C2AD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EF404FB"/>
    <w:multiLevelType w:val="multilevel"/>
    <w:tmpl w:val="6960FE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64155458"/>
    <w:multiLevelType w:val="multilevel"/>
    <w:tmpl w:val="D86C3F5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488375356">
    <w:abstractNumId w:val="0"/>
  </w:num>
  <w:num w:numId="2" w16cid:durableId="1439132735">
    <w:abstractNumId w:val="1"/>
  </w:num>
  <w:num w:numId="3" w16cid:durableId="212843135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unita Sethi">
    <w15:presenceInfo w15:providerId="AD" w15:userId="S::sunita.sethi@workdayinternal.com::4095bc95-b0b0-4ad3-8789-09bea108168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77A"/>
    <w:rsid w:val="00026D96"/>
    <w:rsid w:val="000B477A"/>
    <w:rsid w:val="003F25E7"/>
    <w:rsid w:val="004B3C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1AB887"/>
  <w15:docId w15:val="{CB821F2E-1EA0-4B49-A995-BF647F9BB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4B3C16"/>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CnO8b8CMdxaMMhgmWVyqcFf3_qOfa-14?usp=drive_link" TargetMode="External"/><Relationship Id="rId13" Type="http://schemas.microsoft.com/office/2016/09/relationships/commentsIds" Target="commentsIds.xml"/><Relationship Id="rId3" Type="http://schemas.openxmlformats.org/officeDocument/2006/relationships/settings" Target="settings.xml"/><Relationship Id="rId7" Type="http://schemas.openxmlformats.org/officeDocument/2006/relationships/hyperlink" Target="https://drive.google.com/drive/u/1/folders/1CnO8b8CMdxaMMhgmWVyqcFf3_qOfa-14" TargetMode="External"/><Relationship Id="rId12" Type="http://schemas.microsoft.com/office/2011/relationships/commentsExtended" Target="commentsExtended.xml"/><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omments" Target="comments.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mailto:margarita.patio@workday.com" TargetMode="External"/><Relationship Id="rId4" Type="http://schemas.openxmlformats.org/officeDocument/2006/relationships/webSettings" Target="webSettings.xml"/><Relationship Id="rId9" Type="http://schemas.openxmlformats.org/officeDocument/2006/relationships/hyperlink" Target="https://jira2.workday.com/browse/UIPLATFORM-18304"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410</Words>
  <Characters>2338</Characters>
  <Application>Microsoft Office Word</Application>
  <DocSecurity>0</DocSecurity>
  <Lines>19</Lines>
  <Paragraphs>5</Paragraphs>
  <ScaleCrop>false</ScaleCrop>
  <Company>Workday</Company>
  <LinksUpToDate>false</LinksUpToDate>
  <CharactersWithSpaces>2743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Sunita Sethi</cp:lastModifiedBy>
  <cp:revision>2</cp:revision>
  <cp:lastPrinted>2025-10-03T07:51:00Z</cp:lastPrinted>
  <dcterms:created xsi:type="dcterms:W3CDTF">2025-10-03T07:52:00Z</dcterms:created>
  <dcterms:modified xsi:type="dcterms:W3CDTF">2025-10-03T07:52:00Z</dcterms:modified>
</cp:coreProperties>
</file>